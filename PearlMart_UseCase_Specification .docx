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E2255" w14:textId="179DCB86" w:rsidR="006A2731" w:rsidRPr="006A2731" w:rsidRDefault="008F32FA" w:rsidP="006A2731">
      <w:pPr>
        <w:pBdr>
          <w:bottom w:val="single" w:sz="8" w:space="4" w:color="4F81BD" w:themeColor="accent1"/>
        </w:pBdr>
        <w:spacing w:after="300" w:line="240" w:lineRule="auto"/>
        <w:contextualSpacing/>
        <w:rPr>
          <w:rFonts w:ascii="Calibri" w:eastAsia="MS Gothic" w:hAnsi="Calibri" w:cs="Times New Roman"/>
          <w:color w:val="17365D" w:themeColor="text2" w:themeShade="BF"/>
          <w:spacing w:val="5"/>
          <w:kern w:val="28"/>
          <w:sz w:val="52"/>
          <w:szCs w:val="52"/>
        </w:rPr>
      </w:pPr>
      <w:r w:rsidRPr="006A2731">
        <w:rPr>
          <w:rFonts w:ascii="Calibri" w:eastAsia="MS Gothic" w:hAnsi="Calibri" w:cs="Times New Roman"/>
          <w:color w:val="17365D" w:themeColor="text2" w:themeShade="BF"/>
          <w:spacing w:val="5"/>
          <w:kern w:val="28"/>
          <w:sz w:val="52"/>
          <w:szCs w:val="52"/>
        </w:rPr>
        <w:t>PearlMart</w:t>
      </w:r>
      <w:r w:rsidR="006A2731" w:rsidRPr="006A2731">
        <w:rPr>
          <w:rFonts w:ascii="Calibri" w:eastAsia="MS Gothic" w:hAnsi="Calibri" w:cs="Times New Roman"/>
          <w:color w:val="17365D" w:themeColor="text2" w:themeShade="BF"/>
          <w:spacing w:val="5"/>
          <w:kern w:val="28"/>
          <w:sz w:val="52"/>
          <w:szCs w:val="52"/>
        </w:rPr>
        <w:t xml:space="preserve"> Inventory Management System</w:t>
      </w:r>
    </w:p>
    <w:p w14:paraId="1917DE23" w14:textId="77777777" w:rsidR="006A2731" w:rsidRPr="006A2731" w:rsidRDefault="006A2731" w:rsidP="00AC745F">
      <w:pPr>
        <w:keepNext/>
        <w:keepLines/>
        <w:spacing w:before="480" w:after="0"/>
        <w:jc w:val="both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6A2731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Use Case 1: Process Customer Purchase</w:t>
      </w: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6A2731" w:rsidRPr="009A1670" w14:paraId="5D6EFCE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43B1B497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Use case ID: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9D076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UC</w:t>
            </w:r>
            <w:proofErr w:type="gramStart"/>
            <w:r w:rsidRPr="009A1670">
              <w:rPr>
                <w:rFonts w:ascii="Calibri" w:hAnsi="Calibri"/>
                <w:sz w:val="20"/>
                <w:szCs w:val="24"/>
              </w:rPr>
              <w:t>01  Process</w:t>
            </w:r>
            <w:proofErr w:type="gramEnd"/>
            <w:r w:rsidRPr="009A1670">
              <w:rPr>
                <w:rFonts w:ascii="Calibri" w:hAnsi="Calibri"/>
                <w:sz w:val="20"/>
                <w:szCs w:val="24"/>
              </w:rPr>
              <w:t xml:space="preserve"> Customer Purchase</w:t>
            </w:r>
          </w:p>
        </w:tc>
      </w:tr>
      <w:tr w:rsidR="006A2731" w:rsidRPr="009A1670" w14:paraId="063CE3E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05E93969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Brief 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C1E8D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proofErr w:type="gramStart"/>
            <w:r w:rsidRPr="009A1670">
              <w:rPr>
                <w:rFonts w:ascii="Calibri" w:hAnsi="Calibri"/>
                <w:sz w:val="20"/>
                <w:szCs w:val="24"/>
              </w:rPr>
              <w:t>This use</w:t>
            </w:r>
            <w:proofErr w:type="gramEnd"/>
            <w:r w:rsidRPr="009A1670">
              <w:rPr>
                <w:rFonts w:ascii="Calibri" w:hAnsi="Calibri"/>
                <w:sz w:val="20"/>
                <w:szCs w:val="24"/>
              </w:rPr>
              <w:t xml:space="preserve"> case describes how PearlMart handles process customer purchase and records its outcome.</w:t>
            </w:r>
          </w:p>
        </w:tc>
      </w:tr>
      <w:tr w:rsidR="006A2731" w:rsidRPr="009A1670" w14:paraId="42B6089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69002F91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Primary actors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DCA48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Salesperson</w:t>
            </w:r>
          </w:p>
        </w:tc>
      </w:tr>
      <w:tr w:rsidR="006A2731" w:rsidRPr="009A1670" w14:paraId="310688A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5C7574C8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Trigger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DFF44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The Salesperson initiates a new sale.</w:t>
            </w:r>
          </w:p>
        </w:tc>
      </w:tr>
      <w:tr w:rsidR="006A2731" w:rsidRPr="009A1670" w14:paraId="39CA138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62B63ECB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Preconditions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3EBCF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The Salesperson is authenticated; item and inventory records are accessible.</w:t>
            </w:r>
          </w:p>
        </w:tc>
      </w:tr>
      <w:tr w:rsidR="006A2731" w:rsidRPr="009A1670" w14:paraId="43D09ED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85D00A3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Postconditions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E1CB8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A completed sale is stored, quantities are reduced, and a receipt is issued.</w:t>
            </w:r>
          </w:p>
        </w:tc>
      </w:tr>
      <w:tr w:rsidR="006A2731" w:rsidRPr="009A1670" w14:paraId="3B379FA5" w14:textId="77777777"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3569F8A4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Main Success Scenario</w:t>
            </w:r>
          </w:p>
          <w:p w14:paraId="3D748C50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</w:tr>
      <w:tr w:rsidR="006A2731" w:rsidRPr="009A1670" w14:paraId="7AD0ADF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5FF45AD3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Actor Action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3C4D4158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System Response</w:t>
            </w:r>
          </w:p>
        </w:tc>
      </w:tr>
      <w:tr w:rsidR="006A2731" w:rsidRPr="009A1670" w14:paraId="2BD308D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01875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1. Salesperson starts a new sale.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70E0E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2. System opens an empty transaction.</w:t>
            </w:r>
          </w:p>
        </w:tc>
      </w:tr>
      <w:tr w:rsidR="006A2731" w:rsidRPr="009A1670" w14:paraId="0450400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75DE6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3. Salesperson scans an item and enters quantity.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A1E10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4. System retrieves the item and checks stock (see 4.a and 4.b).</w:t>
            </w:r>
          </w:p>
        </w:tc>
      </w:tr>
      <w:tr w:rsidR="006A2731" w:rsidRPr="009A1670" w14:paraId="6EBBB73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51BD2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5. Salesperson adds any additional items.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90182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6. System displays the item list and calculates subtotal, applicable discounts, taxes and total.</w:t>
            </w:r>
          </w:p>
        </w:tc>
      </w:tr>
      <w:tr w:rsidR="006A2731" w:rsidRPr="009A1670" w14:paraId="168C7BC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15EED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7. Salesperson confirms the purchase and records payment.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373C1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8. System validates the sale (see 8.a), records the transaction and deducts purchased quantities.</w:t>
            </w:r>
          </w:p>
        </w:tc>
      </w:tr>
      <w:tr w:rsidR="006A2731" w:rsidRPr="009A1670" w14:paraId="3EE2DDE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5FBEE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EA37E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9. System generates a receipt and confirms the sale.</w:t>
            </w:r>
          </w:p>
        </w:tc>
      </w:tr>
      <w:tr w:rsidR="006A2731" w:rsidRPr="009A1670" w14:paraId="234728B5" w14:textId="77777777"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2068E667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Alternative flows:</w:t>
            </w:r>
          </w:p>
          <w:p w14:paraId="735BC951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</w:tr>
      <w:tr w:rsidR="006A2731" w:rsidRPr="009A1670" w14:paraId="2A4E1F19" w14:textId="77777777"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15A07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4.a. Unknown barcode: the system reports the invalid barcode; the Salesperson retries step 3.</w:t>
            </w:r>
          </w:p>
          <w:p w14:paraId="7517BA2C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</w:tr>
      <w:tr w:rsidR="006A2731" w:rsidRPr="009A1670" w14:paraId="46619A6B" w14:textId="77777777"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BD854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4.b. Insufficient stock: the system informs the Salesperson; the quantity is adjusted, the item is removed, or a separate customer request is recorded. Return to step 3 or 5.</w:t>
            </w:r>
          </w:p>
          <w:p w14:paraId="6B76C49D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</w:tr>
      <w:tr w:rsidR="006A2731" w:rsidRPr="009A1670" w14:paraId="0959BCE0" w14:textId="77777777"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DDD8E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8.a. Sale cancelled or validation fails: the system does not complete the sale or deduct inventory; it displays the cancellation/failure status.</w:t>
            </w:r>
          </w:p>
          <w:p w14:paraId="76D94C87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</w:tr>
    </w:tbl>
    <w:p w14:paraId="52AF8B28" w14:textId="34C57ECA" w:rsidR="006A2731" w:rsidRPr="009A1670" w:rsidRDefault="006A2731" w:rsidP="00AC745F">
      <w:pPr>
        <w:jc w:val="both"/>
        <w:rPr>
          <w:rFonts w:ascii="Calibri" w:eastAsia="MS Mincho" w:hAnsi="Calibri" w:cs="Arial"/>
          <w:sz w:val="20"/>
          <w:szCs w:val="24"/>
        </w:rPr>
      </w:pPr>
      <w:r w:rsidRPr="009A1670">
        <w:rPr>
          <w:rFonts w:ascii="Calibri" w:eastAsia="MS Mincho" w:hAnsi="Calibri" w:cs="Arial"/>
          <w:sz w:val="20"/>
          <w:szCs w:val="24"/>
        </w:rPr>
        <w:t xml:space="preserve">Assumption: operational validations and status handling follow the proposed </w:t>
      </w:r>
      <w:r w:rsidR="008F32FA" w:rsidRPr="009A1670">
        <w:rPr>
          <w:rFonts w:ascii="Calibri" w:eastAsia="MS Mincho" w:hAnsi="Calibri" w:cs="Arial"/>
          <w:sz w:val="20"/>
          <w:szCs w:val="24"/>
        </w:rPr>
        <w:t>PearlMart</w:t>
      </w:r>
      <w:r w:rsidRPr="009A1670">
        <w:rPr>
          <w:rFonts w:ascii="Calibri" w:eastAsia="MS Mincho" w:hAnsi="Calibri" w:cs="Arial"/>
          <w:sz w:val="20"/>
          <w:szCs w:val="24"/>
        </w:rPr>
        <w:t xml:space="preserve"> design; confirm any rules not specified in the project brief.</w:t>
      </w:r>
    </w:p>
    <w:p w14:paraId="337A56B2" w14:textId="77777777" w:rsidR="006A2731" w:rsidRPr="009A1670" w:rsidRDefault="006A2731" w:rsidP="00AC745F">
      <w:pPr>
        <w:jc w:val="both"/>
        <w:rPr>
          <w:rFonts w:ascii="Calibri" w:eastAsia="MS Mincho" w:hAnsi="Calibri" w:cs="Arial"/>
          <w:sz w:val="20"/>
          <w:szCs w:val="24"/>
        </w:rPr>
      </w:pPr>
      <w:r w:rsidRPr="009A1670">
        <w:rPr>
          <w:rFonts w:ascii="Times New Roman" w:eastAsia="MS Mincho" w:hAnsi="Times New Roman" w:cs="Times New Roman"/>
          <w:sz w:val="28"/>
          <w:szCs w:val="28"/>
        </w:rPr>
        <w:br w:type="page"/>
      </w:r>
    </w:p>
    <w:p w14:paraId="775CCA58" w14:textId="77777777" w:rsidR="006A2731" w:rsidRPr="006A2731" w:rsidRDefault="006A2731" w:rsidP="00AC745F">
      <w:pPr>
        <w:keepNext/>
        <w:keepLines/>
        <w:spacing w:before="480" w:after="0"/>
        <w:jc w:val="both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6A2731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lastRenderedPageBreak/>
        <w:t>Use Case 2: Place Supplier Order</w:t>
      </w: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6A2731" w:rsidRPr="009A1670" w14:paraId="281549F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3DCB9073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Use case ID: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156A1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UC</w:t>
            </w:r>
            <w:proofErr w:type="gramStart"/>
            <w:r w:rsidRPr="009A1670">
              <w:rPr>
                <w:rFonts w:ascii="Calibri" w:hAnsi="Calibri"/>
                <w:sz w:val="20"/>
                <w:szCs w:val="24"/>
              </w:rPr>
              <w:t>02  Place</w:t>
            </w:r>
            <w:proofErr w:type="gramEnd"/>
            <w:r w:rsidRPr="009A1670">
              <w:rPr>
                <w:rFonts w:ascii="Calibri" w:hAnsi="Calibri"/>
                <w:sz w:val="20"/>
                <w:szCs w:val="24"/>
              </w:rPr>
              <w:t xml:space="preserve"> Supplier Order</w:t>
            </w:r>
          </w:p>
        </w:tc>
      </w:tr>
      <w:tr w:rsidR="006A2731" w:rsidRPr="009A1670" w14:paraId="16E294E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53C241CC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Brief 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2FF22" w14:textId="75E8EDF2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proofErr w:type="gramStart"/>
            <w:r w:rsidRPr="009A1670">
              <w:rPr>
                <w:rFonts w:ascii="Calibri" w:hAnsi="Calibri"/>
                <w:sz w:val="20"/>
                <w:szCs w:val="24"/>
              </w:rPr>
              <w:t>This use</w:t>
            </w:r>
            <w:proofErr w:type="gramEnd"/>
            <w:r w:rsidRPr="009A1670">
              <w:rPr>
                <w:rFonts w:ascii="Calibri" w:hAnsi="Calibri"/>
                <w:sz w:val="20"/>
                <w:szCs w:val="24"/>
              </w:rPr>
              <w:t xml:space="preserve"> case describes how PearlMart handles </w:t>
            </w:r>
            <w:r w:rsidR="004D1EF6" w:rsidRPr="009A1670">
              <w:rPr>
                <w:rFonts w:ascii="Calibri" w:hAnsi="Calibri"/>
                <w:sz w:val="20"/>
                <w:szCs w:val="24"/>
              </w:rPr>
              <w:t>placing</w:t>
            </w:r>
            <w:r w:rsidRPr="009A1670">
              <w:rPr>
                <w:rFonts w:ascii="Calibri" w:hAnsi="Calibri"/>
                <w:sz w:val="20"/>
                <w:szCs w:val="24"/>
              </w:rPr>
              <w:t xml:space="preserve"> supplier </w:t>
            </w:r>
            <w:proofErr w:type="gramStart"/>
            <w:r w:rsidRPr="009A1670">
              <w:rPr>
                <w:rFonts w:ascii="Calibri" w:hAnsi="Calibri"/>
                <w:sz w:val="20"/>
                <w:szCs w:val="24"/>
              </w:rPr>
              <w:t>order</w:t>
            </w:r>
            <w:proofErr w:type="gramEnd"/>
            <w:r w:rsidRPr="009A1670">
              <w:rPr>
                <w:rFonts w:ascii="Calibri" w:hAnsi="Calibri"/>
                <w:sz w:val="20"/>
                <w:szCs w:val="24"/>
              </w:rPr>
              <w:t xml:space="preserve"> and records its outcome.</w:t>
            </w:r>
          </w:p>
        </w:tc>
      </w:tr>
      <w:tr w:rsidR="006A2731" w:rsidRPr="009A1670" w14:paraId="035A2CC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0D76CAFE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Primary actors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635C9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Inventory Manager; Supplier (supporting)</w:t>
            </w:r>
          </w:p>
        </w:tc>
      </w:tr>
      <w:tr w:rsidR="006A2731" w:rsidRPr="009A1670" w14:paraId="234D696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3573753A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Trigger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503BE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The Inventory Manager selects Create Purchase Order.</w:t>
            </w:r>
          </w:p>
        </w:tc>
      </w:tr>
      <w:tr w:rsidR="006A2731" w:rsidRPr="009A1670" w14:paraId="0AC213C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6BD1D5BB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Preconditions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1590C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The Inventory Manager is authenticated; suppliers and items are registered.</w:t>
            </w:r>
          </w:p>
        </w:tc>
      </w:tr>
      <w:tr w:rsidR="006A2731" w:rsidRPr="009A1670" w14:paraId="2F4D27F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527D7ADB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Postconditions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EFAED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A purchase order is stored and sent to the selected supplier.</w:t>
            </w:r>
          </w:p>
        </w:tc>
      </w:tr>
      <w:tr w:rsidR="006A2731" w:rsidRPr="009A1670" w14:paraId="755975CB" w14:textId="77777777"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3E042991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Main Success Scenario</w:t>
            </w:r>
          </w:p>
          <w:p w14:paraId="40BB87E7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</w:tr>
      <w:tr w:rsidR="006A2731" w:rsidRPr="009A1670" w14:paraId="326B062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0408D487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Actor Action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61CDE22F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System Response</w:t>
            </w:r>
          </w:p>
        </w:tc>
      </w:tr>
      <w:tr w:rsidR="006A2731" w:rsidRPr="009A1670" w14:paraId="3C3369D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8FC22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1. Inventory Manager selects Create Purchase Order.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D93FE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2. System opens a purchase order form.</w:t>
            </w:r>
          </w:p>
        </w:tc>
      </w:tr>
      <w:tr w:rsidR="006A2731" w:rsidRPr="009A1670" w14:paraId="001945F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02C9B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3. Inventory Manager selects a supplier and items.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C056F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4. System displays supplier and item details.</w:t>
            </w:r>
          </w:p>
        </w:tc>
      </w:tr>
      <w:tr w:rsidR="006A2731" w:rsidRPr="009A1670" w14:paraId="6FF4879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E2258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5. Inventory Manager enters quantities and delivery details.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86F5A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6. System checks quantities and calculates order total (see 6.a).</w:t>
            </w:r>
          </w:p>
        </w:tc>
      </w:tr>
      <w:tr w:rsidR="006A2731" w:rsidRPr="009A1670" w14:paraId="7C4B874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29907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7. Inventory Manager reviews and confirms the order.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56E0B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8. System assigns an order ID and saves the order.</w:t>
            </w:r>
          </w:p>
        </w:tc>
      </w:tr>
      <w:tr w:rsidR="006A2731" w:rsidRPr="009A1670" w14:paraId="5F8F97F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22647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37080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9. System transmits order details to the Supplier (see 9.a) and confirms submission.</w:t>
            </w:r>
          </w:p>
        </w:tc>
      </w:tr>
      <w:tr w:rsidR="006A2731" w:rsidRPr="009A1670" w14:paraId="6EED75B4" w14:textId="77777777"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22C5EB26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Alternative flows:</w:t>
            </w:r>
          </w:p>
          <w:p w14:paraId="1DDAD36B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</w:tr>
      <w:tr w:rsidR="006A2731" w:rsidRPr="009A1670" w14:paraId="2CD455E3" w14:textId="77777777"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95F52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6.a. Invalid quantity: the system requests a positive quantity; resume step 5.</w:t>
            </w:r>
          </w:p>
          <w:p w14:paraId="165A9A0B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</w:tr>
      <w:tr w:rsidR="006A2731" w:rsidRPr="009A1670" w14:paraId="3C73C926" w14:textId="77777777"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C0A7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9.a. Supplier transmission fails: the system retains the order as pending and informs the Inventory Manager; it does not report successful submission.</w:t>
            </w:r>
          </w:p>
          <w:p w14:paraId="50BEA2AE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</w:tr>
      <w:tr w:rsidR="006A2731" w:rsidRPr="009A1670" w14:paraId="00020C89" w14:textId="77777777"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88BC6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7.a. Order not confirmed: the Inventory Manager may edit or abandon the draft without sending it.</w:t>
            </w:r>
          </w:p>
          <w:p w14:paraId="1A170406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</w:tr>
    </w:tbl>
    <w:p w14:paraId="69A799A4" w14:textId="77777777" w:rsidR="006A2731" w:rsidRPr="009A1670" w:rsidRDefault="006A2731" w:rsidP="00AC745F">
      <w:pPr>
        <w:jc w:val="both"/>
        <w:rPr>
          <w:rFonts w:ascii="Calibri" w:eastAsia="MS Mincho" w:hAnsi="Calibri" w:cs="Arial"/>
          <w:sz w:val="20"/>
          <w:szCs w:val="24"/>
        </w:rPr>
      </w:pPr>
      <w:r w:rsidRPr="009A1670">
        <w:rPr>
          <w:rFonts w:ascii="Calibri" w:eastAsia="MS Mincho" w:hAnsi="Calibri" w:cs="Arial"/>
          <w:sz w:val="20"/>
          <w:szCs w:val="24"/>
        </w:rPr>
        <w:t>Assumption: operational validations and status handling follow the proposed PearlMart design; confirm any rules not specified in the project brief.</w:t>
      </w:r>
    </w:p>
    <w:p w14:paraId="5DBE196C" w14:textId="77777777" w:rsidR="006A2731" w:rsidRPr="006A2731" w:rsidRDefault="006A2731" w:rsidP="00AC745F">
      <w:pPr>
        <w:jc w:val="both"/>
        <w:rPr>
          <w:rFonts w:ascii="Calibri" w:eastAsia="MS Mincho" w:hAnsi="Calibri" w:cs="Arial"/>
          <w:sz w:val="18"/>
        </w:rPr>
      </w:pPr>
      <w:r w:rsidRPr="006A2731">
        <w:rPr>
          <w:rFonts w:ascii="Times New Roman" w:eastAsia="MS Mincho" w:hAnsi="Times New Roman" w:cs="Times New Roman"/>
          <w:sz w:val="24"/>
          <w:szCs w:val="24"/>
        </w:rPr>
        <w:br w:type="page"/>
      </w:r>
    </w:p>
    <w:p w14:paraId="60E21AB3" w14:textId="77777777" w:rsidR="006A2731" w:rsidRPr="006A2731" w:rsidRDefault="006A2731" w:rsidP="00AC745F">
      <w:pPr>
        <w:keepNext/>
        <w:keepLines/>
        <w:spacing w:before="480" w:after="0"/>
        <w:jc w:val="both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6A2731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lastRenderedPageBreak/>
        <w:t>Use Case 3: Receive Goods</w:t>
      </w: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6A2731" w:rsidRPr="009A1670" w14:paraId="7B5590D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5D273664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Use case ID: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E93B6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UC</w:t>
            </w:r>
            <w:proofErr w:type="gramStart"/>
            <w:r w:rsidRPr="009A1670">
              <w:rPr>
                <w:rFonts w:ascii="Calibri" w:hAnsi="Calibri"/>
                <w:sz w:val="20"/>
                <w:szCs w:val="24"/>
              </w:rPr>
              <w:t>03  Receive</w:t>
            </w:r>
            <w:proofErr w:type="gramEnd"/>
            <w:r w:rsidRPr="009A1670">
              <w:rPr>
                <w:rFonts w:ascii="Calibri" w:hAnsi="Calibri"/>
                <w:sz w:val="20"/>
                <w:szCs w:val="24"/>
              </w:rPr>
              <w:t xml:space="preserve"> Goods</w:t>
            </w:r>
          </w:p>
        </w:tc>
      </w:tr>
      <w:tr w:rsidR="006A2731" w:rsidRPr="009A1670" w14:paraId="7B9660E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CA2A59B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Brief 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7FDF5" w14:textId="62E0A68A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proofErr w:type="gramStart"/>
            <w:r w:rsidRPr="009A1670">
              <w:rPr>
                <w:rFonts w:ascii="Calibri" w:hAnsi="Calibri"/>
                <w:sz w:val="20"/>
                <w:szCs w:val="24"/>
              </w:rPr>
              <w:t>This use</w:t>
            </w:r>
            <w:proofErr w:type="gramEnd"/>
            <w:r w:rsidRPr="009A1670">
              <w:rPr>
                <w:rFonts w:ascii="Calibri" w:hAnsi="Calibri"/>
                <w:sz w:val="20"/>
                <w:szCs w:val="24"/>
              </w:rPr>
              <w:t xml:space="preserve"> case describes how PearlMart handles </w:t>
            </w:r>
            <w:r w:rsidR="004D1EF6" w:rsidRPr="009A1670">
              <w:rPr>
                <w:rFonts w:ascii="Calibri" w:hAnsi="Calibri"/>
                <w:sz w:val="20"/>
                <w:szCs w:val="24"/>
              </w:rPr>
              <w:t>receiving</w:t>
            </w:r>
            <w:r w:rsidRPr="009A1670">
              <w:rPr>
                <w:rFonts w:ascii="Calibri" w:hAnsi="Calibri"/>
                <w:sz w:val="20"/>
                <w:szCs w:val="24"/>
              </w:rPr>
              <w:t xml:space="preserve"> goods and records its outcome.</w:t>
            </w:r>
          </w:p>
        </w:tc>
      </w:tr>
      <w:tr w:rsidR="006A2731" w:rsidRPr="009A1670" w14:paraId="1214E92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530FF035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Primary actors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EF1F4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Store Manager; Supplier (supporting)</w:t>
            </w:r>
          </w:p>
        </w:tc>
      </w:tr>
      <w:tr w:rsidR="006A2731" w:rsidRPr="009A1670" w14:paraId="5A5F524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4741F40E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Trigger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CAA55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A supplier delivery arrives and the Store Manager selects Receive Goods.</w:t>
            </w:r>
          </w:p>
        </w:tc>
      </w:tr>
      <w:tr w:rsidR="006A2731" w:rsidRPr="009A1670" w14:paraId="3B5EC5C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5E427A4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Preconditions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17ABE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The Store Manager is authenticated; a corresponding purchase order exists.</w:t>
            </w:r>
          </w:p>
        </w:tc>
      </w:tr>
      <w:tr w:rsidR="006A2731" w:rsidRPr="009A1670" w14:paraId="326478B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3DD56B55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Postconditions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37D23" w14:textId="5135EE63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 xml:space="preserve">An accepted goods receipt is </w:t>
            </w:r>
            <w:r w:rsidR="004D1EF6" w:rsidRPr="009A1670">
              <w:rPr>
                <w:rFonts w:ascii="Calibri" w:hAnsi="Calibri"/>
                <w:sz w:val="20"/>
                <w:szCs w:val="24"/>
              </w:rPr>
              <w:t>recorded,</w:t>
            </w:r>
            <w:r w:rsidRPr="009A1670">
              <w:rPr>
                <w:rFonts w:ascii="Calibri" w:hAnsi="Calibri"/>
                <w:sz w:val="20"/>
                <w:szCs w:val="24"/>
              </w:rPr>
              <w:t xml:space="preserve"> and inventory is increased by accepted quantities.</w:t>
            </w:r>
          </w:p>
        </w:tc>
      </w:tr>
      <w:tr w:rsidR="006A2731" w:rsidRPr="009A1670" w14:paraId="4237BB73" w14:textId="77777777"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5377C584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Main Success Scenario</w:t>
            </w:r>
          </w:p>
          <w:p w14:paraId="34E14C45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</w:tr>
      <w:tr w:rsidR="006A2731" w:rsidRPr="009A1670" w14:paraId="7C1C7CE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6F1EF015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Actor Action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0ED5682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System Response</w:t>
            </w:r>
          </w:p>
        </w:tc>
      </w:tr>
      <w:tr w:rsidR="006A2731" w:rsidRPr="009A1670" w14:paraId="486D66B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FEB20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1. Store Manager selects Receive Goods and enters an order ID.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C22BC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2. System retrieves the purchase order (see 2.a).</w:t>
            </w:r>
          </w:p>
        </w:tc>
      </w:tr>
      <w:tr w:rsidR="006A2731" w:rsidRPr="009A1670" w14:paraId="24C6700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AE515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3. Store Manager checks delivered items and enters received quantities.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3259A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4. System compares them with outstanding quantities (see 4.a and 4.b).</w:t>
            </w:r>
          </w:p>
        </w:tc>
      </w:tr>
      <w:tr w:rsidR="006A2731" w:rsidRPr="009A1670" w14:paraId="0A552C3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438F2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5. Store Manager confirms accepted goods.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9808B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6. System records the receipt and increases stock for accepted quantities (see 6.a).</w:t>
            </w:r>
          </w:p>
        </w:tc>
      </w:tr>
      <w:tr w:rsidR="006A2731" w:rsidRPr="009A1670" w14:paraId="72938D9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EEE8A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1D776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7. System updates the order receipt status and displays confirmation.</w:t>
            </w:r>
          </w:p>
        </w:tc>
      </w:tr>
      <w:tr w:rsidR="006A2731" w:rsidRPr="009A1670" w14:paraId="208B47C0" w14:textId="77777777"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21AC3A13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Alternative flows:</w:t>
            </w:r>
          </w:p>
          <w:p w14:paraId="673CBF7F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</w:tr>
      <w:tr w:rsidR="006A2731" w:rsidRPr="009A1670" w14:paraId="52DE7BFC" w14:textId="77777777"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C57B6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2.a. Unknown order: the system reports the invalid ID; return to step 1.</w:t>
            </w:r>
          </w:p>
          <w:p w14:paraId="7DCD951D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</w:tr>
      <w:tr w:rsidR="006A2731" w:rsidRPr="009A1670" w14:paraId="47A01444" w14:textId="77777777"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75587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4.a. Partial delivery: the system records only accepted quantities and sets the order to partially received.</w:t>
            </w:r>
          </w:p>
          <w:p w14:paraId="17A8F3DD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</w:tr>
      <w:tr w:rsidR="006A2731" w:rsidRPr="009A1670" w14:paraId="167C433F" w14:textId="77777777"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64A45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4.b. Damaged or excess goods: the Store Manager records discrepancies; rejected goods are not added to inventory.</w:t>
            </w:r>
          </w:p>
          <w:p w14:paraId="34CC238A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</w:tr>
      <w:tr w:rsidR="006A2731" w:rsidRPr="009A1670" w14:paraId="2705DA06" w14:textId="77777777"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C80C2" w14:textId="3B0A02C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 xml:space="preserve">6.a. Inventory update failure: the receipt is not finalized; the system preserves consistency and </w:t>
            </w:r>
            <w:r w:rsidR="003860C0" w:rsidRPr="009A1670">
              <w:rPr>
                <w:rFonts w:ascii="Calibri" w:hAnsi="Calibri"/>
                <w:sz w:val="20"/>
                <w:szCs w:val="24"/>
              </w:rPr>
              <w:t>reports errors</w:t>
            </w:r>
            <w:r w:rsidRPr="009A1670">
              <w:rPr>
                <w:rFonts w:ascii="Calibri" w:hAnsi="Calibri"/>
                <w:sz w:val="20"/>
                <w:szCs w:val="24"/>
              </w:rPr>
              <w:t>.</w:t>
            </w:r>
          </w:p>
          <w:p w14:paraId="1E546726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</w:tr>
    </w:tbl>
    <w:p w14:paraId="2689DB05" w14:textId="77777777" w:rsidR="006A2731" w:rsidRPr="009A1670" w:rsidRDefault="006A2731" w:rsidP="00AC745F">
      <w:pPr>
        <w:jc w:val="both"/>
        <w:rPr>
          <w:rFonts w:ascii="Calibri" w:eastAsia="MS Mincho" w:hAnsi="Calibri" w:cs="Arial"/>
          <w:sz w:val="20"/>
          <w:szCs w:val="24"/>
        </w:rPr>
      </w:pPr>
      <w:r w:rsidRPr="009A1670">
        <w:rPr>
          <w:rFonts w:ascii="Calibri" w:eastAsia="MS Mincho" w:hAnsi="Calibri" w:cs="Arial"/>
          <w:sz w:val="20"/>
          <w:szCs w:val="24"/>
        </w:rPr>
        <w:t>Assumption: operational validations and status handling follow the proposed PearlMart design; confirm any rules not specified in the project brief.</w:t>
      </w:r>
    </w:p>
    <w:p w14:paraId="11A40332" w14:textId="77777777" w:rsidR="006A2731" w:rsidRPr="006A2731" w:rsidRDefault="006A2731" w:rsidP="00AC745F">
      <w:pPr>
        <w:jc w:val="both"/>
        <w:rPr>
          <w:rFonts w:ascii="Calibri" w:eastAsia="MS Mincho" w:hAnsi="Calibri" w:cs="Arial"/>
          <w:sz w:val="18"/>
        </w:rPr>
      </w:pPr>
      <w:r w:rsidRPr="006A2731">
        <w:rPr>
          <w:rFonts w:ascii="Times New Roman" w:eastAsia="MS Mincho" w:hAnsi="Times New Roman" w:cs="Times New Roman"/>
          <w:sz w:val="24"/>
          <w:szCs w:val="24"/>
        </w:rPr>
        <w:br w:type="page"/>
      </w:r>
    </w:p>
    <w:p w14:paraId="5C1B475D" w14:textId="77777777" w:rsidR="006A2731" w:rsidRPr="006A2731" w:rsidRDefault="006A2731" w:rsidP="00AC745F">
      <w:pPr>
        <w:keepNext/>
        <w:keepLines/>
        <w:spacing w:before="480" w:after="0"/>
        <w:jc w:val="both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6A2731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lastRenderedPageBreak/>
        <w:t>Use Case 4: Process Item Replacement</w:t>
      </w: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6A2731" w:rsidRPr="009A1670" w14:paraId="4A90735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D8DAF73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Use case ID: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0A17F" w14:textId="55B425F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UC</w:t>
            </w:r>
            <w:r w:rsidR="006756BA" w:rsidRPr="009A1670">
              <w:rPr>
                <w:rFonts w:ascii="Calibri" w:hAnsi="Calibri"/>
                <w:sz w:val="20"/>
                <w:szCs w:val="24"/>
              </w:rPr>
              <w:t xml:space="preserve">04 </w:t>
            </w:r>
            <w:del w:id="0" w:author="Maryam Mubarak J S Al-Sulaiti" w:date="2026-10-18T22:06:00Z" w16du:dateUtc="2026-10-18T19:06:00Z">
              <w:r w:rsidRPr="009A1670">
                <w:rPr>
                  <w:rFonts w:ascii="Calibri" w:hAnsi="Calibri"/>
                  <w:sz w:val="20"/>
                  <w:szCs w:val="24"/>
                </w:rPr>
                <w:delText xml:space="preserve"> </w:delText>
              </w:r>
            </w:del>
            <w:r w:rsidR="006756BA" w:rsidRPr="009A1670">
              <w:rPr>
                <w:rFonts w:ascii="Calibri" w:hAnsi="Calibri"/>
                <w:sz w:val="20"/>
                <w:szCs w:val="24"/>
              </w:rPr>
              <w:t>Process</w:t>
            </w:r>
            <w:r w:rsidRPr="009A1670">
              <w:rPr>
                <w:rFonts w:ascii="Calibri" w:hAnsi="Calibri"/>
                <w:sz w:val="20"/>
                <w:szCs w:val="24"/>
              </w:rPr>
              <w:t xml:space="preserve"> Item Replacement</w:t>
            </w:r>
          </w:p>
        </w:tc>
      </w:tr>
      <w:tr w:rsidR="006A2731" w:rsidRPr="009A1670" w14:paraId="16559DA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22A64B51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Brief 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4336C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proofErr w:type="gramStart"/>
            <w:r w:rsidRPr="009A1670">
              <w:rPr>
                <w:rFonts w:ascii="Calibri" w:hAnsi="Calibri"/>
                <w:sz w:val="20"/>
                <w:szCs w:val="24"/>
              </w:rPr>
              <w:t>This use</w:t>
            </w:r>
            <w:proofErr w:type="gramEnd"/>
            <w:r w:rsidRPr="009A1670">
              <w:rPr>
                <w:rFonts w:ascii="Calibri" w:hAnsi="Calibri"/>
                <w:sz w:val="20"/>
                <w:szCs w:val="24"/>
              </w:rPr>
              <w:t xml:space="preserve"> case describes how PearlMart handles process item replacement and records its outcome.</w:t>
            </w:r>
          </w:p>
        </w:tc>
      </w:tr>
      <w:tr w:rsidR="006A2731" w:rsidRPr="009A1670" w14:paraId="170598D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6D8D432A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Primary actors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9100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Salesperson; Store Manager (supporting)</w:t>
            </w:r>
          </w:p>
        </w:tc>
      </w:tr>
      <w:tr w:rsidR="006A2731" w:rsidRPr="009A1670" w14:paraId="6961067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4CC498BD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Trigger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46C71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A customer asks to replace a previously purchased item.</w:t>
            </w:r>
          </w:p>
        </w:tc>
      </w:tr>
      <w:tr w:rsidR="006A2731" w:rsidRPr="009A1670" w14:paraId="2E13085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4A41CDC9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Preconditions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06798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The Salesperson is authenticated; an original sale exists; replacement rules are available.</w:t>
            </w:r>
          </w:p>
        </w:tc>
      </w:tr>
      <w:tr w:rsidR="006A2731" w:rsidRPr="009A1670" w14:paraId="1D6D85C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2B32B397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Postconditions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0691E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An approved replacement is recorded, stock is adjusted and the request is marked completed.</w:t>
            </w:r>
          </w:p>
        </w:tc>
      </w:tr>
      <w:tr w:rsidR="006A2731" w:rsidRPr="009A1670" w14:paraId="5338DDFD" w14:textId="77777777"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0DB11F7F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Main Success Scenario</w:t>
            </w:r>
          </w:p>
          <w:p w14:paraId="5F121191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</w:tr>
      <w:tr w:rsidR="006A2731" w:rsidRPr="009A1670" w14:paraId="628B303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47A9057B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Actor Action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3A441FF8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System Response</w:t>
            </w:r>
          </w:p>
        </w:tc>
      </w:tr>
      <w:tr w:rsidR="006A2731" w:rsidRPr="009A1670" w14:paraId="55FA68D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617AF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1. Salesperson enters the original sale/receipt ID.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75CA8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2. System retrieves the sale details (see 2.a).</w:t>
            </w:r>
          </w:p>
        </w:tc>
      </w:tr>
      <w:tr w:rsidR="006A2731" w:rsidRPr="009A1670" w14:paraId="15AAB6C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47804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3. Salesperson selects the item and records the replacement reason.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CF39E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4. System checks eligibility and creates a pending request (see 4.a).</w:t>
            </w:r>
          </w:p>
        </w:tc>
      </w:tr>
      <w:tr w:rsidR="006A2731" w:rsidRPr="009A1670" w14:paraId="420CD7C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32B50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5. Store Manager reviews and approves the request.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1844A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6. System records approval (see 6.a).</w:t>
            </w:r>
          </w:p>
        </w:tc>
      </w:tr>
      <w:tr w:rsidR="006A2731" w:rsidRPr="009A1670" w14:paraId="2907082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E1542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7. Salesperson selects an available replacement item.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2280A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8. System checks replacement stock (see 8.a).</w:t>
            </w:r>
          </w:p>
        </w:tc>
      </w:tr>
      <w:tr w:rsidR="006A2731" w:rsidRPr="009A1670" w14:paraId="6A73D00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004E7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9. Salesperson confirms the exchange.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8D1C3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10. System records the replacement, adjusts stock according to returned-item condition, and marks the request completed (see 10.a).</w:t>
            </w:r>
          </w:p>
        </w:tc>
      </w:tr>
      <w:tr w:rsidR="006A2731" w:rsidRPr="009A1670" w14:paraId="3F2BD04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05A22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EBE6A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11. System displays replacement confirmation.</w:t>
            </w:r>
          </w:p>
        </w:tc>
      </w:tr>
      <w:tr w:rsidR="006A2731" w:rsidRPr="009A1670" w14:paraId="02AAD50F" w14:textId="77777777"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0EE249F4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b/>
                <w:sz w:val="20"/>
                <w:szCs w:val="24"/>
              </w:rPr>
              <w:t>Alternative flows:</w:t>
            </w:r>
          </w:p>
          <w:p w14:paraId="1A3BC96B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</w:tr>
      <w:tr w:rsidR="006A2731" w:rsidRPr="009A1670" w14:paraId="365206BF" w14:textId="77777777"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C42FD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 xml:space="preserve">2.a. </w:t>
            </w:r>
            <w:proofErr w:type="gramStart"/>
            <w:r w:rsidRPr="009A1670">
              <w:rPr>
                <w:rFonts w:ascii="Calibri" w:hAnsi="Calibri"/>
                <w:sz w:val="20"/>
                <w:szCs w:val="24"/>
              </w:rPr>
              <w:t>Original</w:t>
            </w:r>
            <w:proofErr w:type="gramEnd"/>
            <w:r w:rsidRPr="009A1670">
              <w:rPr>
                <w:rFonts w:ascii="Calibri" w:hAnsi="Calibri"/>
                <w:sz w:val="20"/>
                <w:szCs w:val="24"/>
              </w:rPr>
              <w:t xml:space="preserve"> sale not found: the system requests a valid reference.</w:t>
            </w:r>
          </w:p>
          <w:p w14:paraId="4762DA00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</w:tr>
      <w:tr w:rsidR="006A2731" w:rsidRPr="009A1670" w14:paraId="74F72102" w14:textId="77777777"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99193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4.a. Item ineligible: the system rejects the request and displays the reason.</w:t>
            </w:r>
          </w:p>
          <w:p w14:paraId="4CB2731E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</w:tr>
      <w:tr w:rsidR="006A2731" w:rsidRPr="009A1670" w14:paraId="6CA7B59B" w14:textId="77777777"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A4522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6.a. Approval denied: the system records rejection; no stock changes occur.</w:t>
            </w:r>
          </w:p>
          <w:p w14:paraId="4FFB097C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</w:tr>
      <w:tr w:rsidR="006A2731" w:rsidRPr="009A1670" w14:paraId="2DF42BA5" w14:textId="77777777"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EFA29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8.a. Replacement unavailable: the Salesperson selects another eligible item or leaves the request pending.</w:t>
            </w:r>
          </w:p>
          <w:p w14:paraId="02FFE4AB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</w:tr>
      <w:tr w:rsidR="006A2731" w:rsidRPr="009A1670" w14:paraId="7F87ECD5" w14:textId="77777777">
        <w:tc>
          <w:tcPr>
            <w:tcW w:w="8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B2347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  <w:r w:rsidRPr="009A1670">
              <w:rPr>
                <w:rFonts w:ascii="Calibri" w:hAnsi="Calibri"/>
                <w:sz w:val="20"/>
                <w:szCs w:val="24"/>
              </w:rPr>
              <w:t>10.a. Stock update failure: the system does not mark the replacement completed and reports the error.</w:t>
            </w:r>
          </w:p>
          <w:p w14:paraId="76C50619" w14:textId="77777777" w:rsidR="006A2731" w:rsidRPr="009A1670" w:rsidRDefault="006A2731" w:rsidP="00AC745F">
            <w:pPr>
              <w:jc w:val="both"/>
              <w:rPr>
                <w:rFonts w:ascii="Calibri" w:hAnsi="Calibri"/>
                <w:sz w:val="20"/>
                <w:szCs w:val="24"/>
              </w:rPr>
            </w:pPr>
          </w:p>
        </w:tc>
      </w:tr>
    </w:tbl>
    <w:p w14:paraId="1C959C0B" w14:textId="77777777" w:rsidR="006A2731" w:rsidRPr="009A1670" w:rsidRDefault="006A2731" w:rsidP="00AC745F">
      <w:pPr>
        <w:jc w:val="both"/>
        <w:rPr>
          <w:rFonts w:ascii="Calibri" w:eastAsia="MS Mincho" w:hAnsi="Calibri" w:cs="Arial"/>
          <w:sz w:val="20"/>
          <w:szCs w:val="24"/>
        </w:rPr>
      </w:pPr>
      <w:r w:rsidRPr="009A1670">
        <w:rPr>
          <w:rFonts w:ascii="Calibri" w:eastAsia="MS Mincho" w:hAnsi="Calibri" w:cs="Arial"/>
          <w:sz w:val="20"/>
          <w:szCs w:val="24"/>
        </w:rPr>
        <w:t>Assumption: operational validations and status handling follow the proposed PearlMart design; confirm any rules not specified in the project brief.</w:t>
      </w:r>
    </w:p>
    <w:p w14:paraId="028CCAC7" w14:textId="77777777" w:rsidR="00D90002" w:rsidRDefault="00D90002" w:rsidP="007F4791">
      <w:pPr>
        <w:spacing w:before="160"/>
        <w:rPr>
          <w:rFonts w:asciiTheme="majorBidi" w:hAnsiTheme="majorBidi" w:cstheme="majorBidi"/>
          <w:sz w:val="28"/>
          <w:szCs w:val="28"/>
        </w:rPr>
      </w:pPr>
    </w:p>
    <w:p w14:paraId="5537BB21" w14:textId="77777777" w:rsidR="008F32FA" w:rsidRDefault="008F32FA" w:rsidP="008F32FA">
      <w:pPr>
        <w:rPr>
          <w:rFonts w:asciiTheme="majorBidi" w:hAnsiTheme="majorBidi" w:cstheme="majorBidi"/>
          <w:sz w:val="28"/>
          <w:szCs w:val="28"/>
        </w:rPr>
      </w:pPr>
    </w:p>
    <w:p w14:paraId="2995D1AB" w14:textId="739961DD" w:rsidR="008F32FA" w:rsidRPr="008F32FA" w:rsidRDefault="008F32FA" w:rsidP="008F32FA">
      <w:pPr>
        <w:tabs>
          <w:tab w:val="left" w:pos="4610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sectPr w:rsidR="008F32FA" w:rsidRPr="008F32FA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546617">
    <w:abstractNumId w:val="8"/>
  </w:num>
  <w:num w:numId="2" w16cid:durableId="2103523765">
    <w:abstractNumId w:val="6"/>
  </w:num>
  <w:num w:numId="3" w16cid:durableId="1536111863">
    <w:abstractNumId w:val="5"/>
  </w:num>
  <w:num w:numId="4" w16cid:durableId="2100321804">
    <w:abstractNumId w:val="4"/>
  </w:num>
  <w:num w:numId="5" w16cid:durableId="698896429">
    <w:abstractNumId w:val="7"/>
  </w:num>
  <w:num w:numId="6" w16cid:durableId="1028605789">
    <w:abstractNumId w:val="3"/>
  </w:num>
  <w:num w:numId="7" w16cid:durableId="1984117174">
    <w:abstractNumId w:val="2"/>
  </w:num>
  <w:num w:numId="8" w16cid:durableId="1073114848">
    <w:abstractNumId w:val="1"/>
  </w:num>
  <w:num w:numId="9" w16cid:durableId="611860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689"/>
    <w:rsid w:val="0015074B"/>
    <w:rsid w:val="0029639D"/>
    <w:rsid w:val="00326F90"/>
    <w:rsid w:val="003860C0"/>
    <w:rsid w:val="004D1EF6"/>
    <w:rsid w:val="006756BA"/>
    <w:rsid w:val="006A2731"/>
    <w:rsid w:val="006F1CAE"/>
    <w:rsid w:val="007112FB"/>
    <w:rsid w:val="007F4791"/>
    <w:rsid w:val="0088233E"/>
    <w:rsid w:val="008F32FA"/>
    <w:rsid w:val="009A1670"/>
    <w:rsid w:val="00AA1D8D"/>
    <w:rsid w:val="00AC15EF"/>
    <w:rsid w:val="00AC745F"/>
    <w:rsid w:val="00B47730"/>
    <w:rsid w:val="00C7129C"/>
    <w:rsid w:val="00CB0664"/>
    <w:rsid w:val="00D90002"/>
    <w:rsid w:val="00E44074"/>
    <w:rsid w:val="00E827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8CCA6F"/>
  <w14:defaultImageDpi w14:val="300"/>
  <w15:docId w15:val="{91425394-E4D8-4F14-8AFF-50B8D4BBC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59"/>
    <w:rsid w:val="006A2731"/>
    <w:pPr>
      <w:spacing w:after="0" w:line="240" w:lineRule="auto"/>
    </w:pPr>
    <w:rPr>
      <w:rFonts w:ascii="Cambria" w:eastAsia="MS Mincho" w:hAnsi="Cambria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996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 yona</dc:creator>
  <cp:keywords/>
  <cp:lastModifiedBy>neko yona</cp:lastModifiedBy>
  <cp:revision>2</cp:revision>
  <dcterms:created xsi:type="dcterms:W3CDTF">2026-09-30T06:38:00Z</dcterms:created>
  <dcterms:modified xsi:type="dcterms:W3CDTF">2026-10-18T19:07:00Z</dcterms:modified>
  <cp:category/>
</cp:coreProperties>
</file>